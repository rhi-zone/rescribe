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jpeg" ContentType="image/jpeg"/>
  <Default Extension="gif" ContentType="image/gif"/>
  <Default Extension="xml" ContentType="application/xml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="http://schemas.openxmlformats.org/wordprocessingml/2006/main">
  <w:body>
    <w:p>
      <w:r>
        <w:t xml:space="preserve">Unchanged text. </w:t>
      </w:r>
      <w:del w:id="2" w:author="Jane Doe" w:date="2026-01-01T00:00:00Z">
        <w:r>
          <w:t>Deleted text.</w:t>
        </w:r>
      </w:del>
    </w:p>
  </w:body>
</w:document>
</file>

<file path=word/_rels/document.xml.rels><?xml version="1.0" encoding="UTF-8" standalone="yes"?>
<Relationships xmlns="http://schemas.openxmlformats.org/package/2006/relationships"></Relationships>
</file>
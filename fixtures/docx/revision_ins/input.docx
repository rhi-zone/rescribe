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png" ContentType="image/png"/>
  <Default Extension="xml" ContentType="application/xml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Unchanged text. </w:t>
      </w:r>
      <w:ins w:id="1" w:author="Jane Doe" w:date="2026-01-01T00:00:00Z">
        <w:r>
          <w:t>Inserted text.</w:t>
        </w:r>
      </w:ins>
    </w:p>
  </w:body>
</w:document>
</file>

<file path=word/_rels/document.xml.rels><?xml version="1.0" encoding="UTF-8" standalone="yes"?>
<Relationships xmlns="http://schemas.openxmlformats.org/package/2006/relationships"></Relationships>
</file>